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20D1A" w14:textId="31EA3D03" w:rsidR="00436F5E" w:rsidRDefault="00E84E96" w:rsidP="004233CF">
      <w:pPr>
        <w:pStyle w:val="Title"/>
        <w:spacing w:line="276" w:lineRule="auto"/>
        <w:jc w:val="center"/>
      </w:pPr>
      <w:r w:rsidRPr="00E84E96">
        <w:t>Phase 3 Randomized, Double-Blind Study of Stetomab in Patients with Resistant Hypertension</w:t>
      </w:r>
    </w:p>
    <w:p w14:paraId="2392D198" w14:textId="77777777" w:rsidR="00667CBE" w:rsidRDefault="00667CBE" w:rsidP="00667CBE"/>
    <w:p w14:paraId="0D599636" w14:textId="03E9BAB8" w:rsidR="00667CBE" w:rsidRDefault="00B53A8A" w:rsidP="00667CBE">
      <w:pPr>
        <w:rPr>
          <w:vertAlign w:val="superscript"/>
        </w:rPr>
      </w:pPr>
      <w:r w:rsidRPr="00B53A8A">
        <w:rPr>
          <w:b/>
          <w:bCs/>
        </w:rPr>
        <w:t>Authors:</w:t>
      </w:r>
      <w:r>
        <w:t xml:space="preserve"> </w:t>
      </w:r>
      <w:r w:rsidR="00667CBE">
        <w:t>A. Academi</w:t>
      </w:r>
      <w:r w:rsidR="0070512F">
        <w:t>c</w:t>
      </w:r>
      <w:r w:rsidR="00667CBE">
        <w:t>-Aut</w:t>
      </w:r>
      <w:r w:rsidR="0070512F">
        <w:t>h</w:t>
      </w:r>
      <w:r w:rsidR="00667CBE">
        <w:t>or</w:t>
      </w:r>
      <w:r w:rsidR="00E40ADA">
        <w:t>,</w:t>
      </w:r>
      <w:r w:rsidR="00667CBE" w:rsidRPr="00667CBE">
        <w:rPr>
          <w:vertAlign w:val="superscript"/>
        </w:rPr>
        <w:t>1</w:t>
      </w:r>
      <w:r w:rsidR="00E40ADA" w:rsidRPr="00E40ADA">
        <w:t xml:space="preserve"> </w:t>
      </w:r>
      <w:r w:rsidR="00E40ADA">
        <w:t>B. Departmenthe</w:t>
      </w:r>
      <w:r w:rsidR="0070512F">
        <w:t>ad</w:t>
      </w:r>
      <w:r w:rsidR="00E40ADA">
        <w:t>.</w:t>
      </w:r>
      <w:r w:rsidR="00E40ADA" w:rsidRPr="00E40ADA">
        <w:rPr>
          <w:vertAlign w:val="superscript"/>
        </w:rPr>
        <w:t>1</w:t>
      </w:r>
    </w:p>
    <w:p w14:paraId="4F89E693" w14:textId="6689460E" w:rsidR="00667CBE" w:rsidRDefault="00B53A8A" w:rsidP="00667CBE">
      <w:r w:rsidRPr="00B53A8A">
        <w:rPr>
          <w:b/>
          <w:bCs/>
        </w:rPr>
        <w:t>Affiliations:</w:t>
      </w:r>
      <w:r w:rsidR="00925A01">
        <w:rPr>
          <w:b/>
          <w:bCs/>
        </w:rPr>
        <w:t xml:space="preserve"> </w:t>
      </w:r>
      <w:r w:rsidR="00667CBE" w:rsidRPr="00667CBE">
        <w:rPr>
          <w:vertAlign w:val="superscript"/>
        </w:rPr>
        <w:t>1</w:t>
      </w:r>
      <w:r w:rsidR="00667CBE">
        <w:t>Cardiology Department, University Hospital City, City, Country.</w:t>
      </w:r>
    </w:p>
    <w:p w14:paraId="7CF366BF" w14:textId="77777777" w:rsidR="00667CBE" w:rsidRPr="00667CBE" w:rsidRDefault="00667CBE" w:rsidP="00667CBE"/>
    <w:p w14:paraId="61E53057" w14:textId="54B3074D" w:rsidR="00E84E96" w:rsidRDefault="00E84E96" w:rsidP="00E84E96">
      <w:pPr>
        <w:spacing w:before="240" w:line="276" w:lineRule="auto"/>
      </w:pPr>
      <w:r w:rsidRPr="002D7891">
        <w:rPr>
          <w:b/>
          <w:bCs/>
        </w:rPr>
        <w:t>Introduction:</w:t>
      </w:r>
      <w:r>
        <w:t xml:space="preserve"> Arterial hypertension remains a leading cause of cardiovascular morbidity and mortality worldwide. Despite the availability of multiple antihypertensive classes, a significant proportion of patients fail to achieve target blood pressure levels. </w:t>
      </w:r>
      <w:commentRangeStart w:id="0"/>
      <w:r w:rsidR="00130710" w:rsidRPr="00130710">
        <w:t xml:space="preserve">Stetomab is a revolutionary </w:t>
      </w:r>
      <w:ins w:id="1" w:author="Georgii Filatov" w:date="2026-02-16T10:55:00Z" w16du:dateUtc="2026-02-15T21:55:00Z">
        <w:r w:rsidR="00052134">
          <w:t>[</w:t>
        </w:r>
      </w:ins>
      <w:ins w:id="2" w:author="Georgii Filatov" w:date="2026-02-16T10:54:00Z" w16du:dateUtc="2026-02-15T21:54:00Z">
        <w:r w:rsidR="00052134">
          <w:t xml:space="preserve">Here is text inserted using </w:t>
        </w:r>
      </w:ins>
      <w:ins w:id="3" w:author="Georgii Filatov" w:date="2026-02-16T10:55:00Z" w16du:dateUtc="2026-02-15T21:55:00Z">
        <w:r w:rsidR="00052134">
          <w:t>“Track changes” inside referenced text. Some text will also be removed for illustration purposes.]</w:t>
        </w:r>
      </w:ins>
      <w:del w:id="4" w:author="Georgii Filatov" w:date="2026-02-16T10:55:00Z" w16du:dateUtc="2026-02-15T21:55:00Z">
        <w:r w:rsidR="00130710" w:rsidRPr="00130710" w:rsidDel="00052134">
          <w:delText>breakthrough poised to redefine the treatment landscape for resistant hypertension</w:delText>
        </w:r>
      </w:del>
      <w:r w:rsidR="00130710" w:rsidRPr="00130710">
        <w:t>, offering unparalleled efficacy and new hope for millions of patients who have failed standard therapies.</w:t>
      </w:r>
      <w:commentRangeEnd w:id="0"/>
      <w:r w:rsidR="00130710">
        <w:rPr>
          <w:rStyle w:val="CommentReference"/>
          <w:sz w:val="24"/>
          <w:szCs w:val="24"/>
        </w:rPr>
        <w:commentReference w:id="0"/>
      </w:r>
      <w:r>
        <w:t xml:space="preserve"> This study aimed to evaluate the efficacy and safety of stetomab in patients with resistant hypertension.</w:t>
      </w:r>
    </w:p>
    <w:p w14:paraId="4685B513" w14:textId="077CD311" w:rsidR="00B466A7" w:rsidRDefault="00B466A7" w:rsidP="00B466A7">
      <w:pPr>
        <w:spacing w:before="240" w:line="276" w:lineRule="auto"/>
      </w:pPr>
      <w:r w:rsidRPr="00B466A7">
        <w:rPr>
          <w:b/>
          <w:bCs/>
        </w:rPr>
        <w:t>Methods:</w:t>
      </w:r>
      <w:r>
        <w:t xml:space="preserve"> This was a multicenter, double-blind, randomized, placebo-controlled, Phase 3 trial conducted at 45 sites in Europe and North America. Eligible patients were adults (aged ≥18 years) with resistant hypertension, defined as a mean seated systolic blood pressure (SBP) ≥140 mmHg despite adherence to stable doses of at least three antihypertensive agents, including a diuretic. Patients were randomized 1:1 to receive oral stetomab 10 mg or matching placebo once daily for 12 weeks. The primary efficacy endpoint was the change from baseline in mean seated SBP at Week 12. Safety assessments included monitoring of serum potassium and cortisol levels.</w:t>
      </w:r>
    </w:p>
    <w:p w14:paraId="0ACFE22E" w14:textId="664ADC5C" w:rsidR="00E84E96" w:rsidRPr="00B466A7" w:rsidRDefault="00E84E96" w:rsidP="00E84E96">
      <w:pPr>
        <w:spacing w:before="240" w:line="276" w:lineRule="auto"/>
      </w:pPr>
      <w:r w:rsidRPr="002D7891">
        <w:rPr>
          <w:b/>
          <w:bCs/>
        </w:rPr>
        <w:t>Results:</w:t>
      </w:r>
      <w:r>
        <w:t xml:space="preserve"> </w:t>
      </w:r>
      <w:r w:rsidRPr="00B466A7">
        <w:t xml:space="preserve">The primary endpoint was the change from baseline in mean seated systolic blood pressure (SBP) at Week 12. In the intention-to-treat population, treatment with stetomab resulted in a reduction in SBP compared with the placebo group. </w:t>
      </w:r>
      <w:commentRangeStart w:id="5"/>
      <w:r w:rsidRPr="00B466A7">
        <w:t>This effect was consistent across all prespecified subgroups, including age, sex, and baseline BMI.</w:t>
      </w:r>
      <w:commentRangeEnd w:id="5"/>
      <w:r w:rsidR="00AA26A4" w:rsidRPr="00B466A7">
        <w:rPr>
          <w:rStyle w:val="CommentReference"/>
          <w:sz w:val="24"/>
          <w:szCs w:val="24"/>
        </w:rPr>
        <w:commentReference w:id="5"/>
      </w:r>
    </w:p>
    <w:p w14:paraId="26B1EF42" w14:textId="2B01ADD2" w:rsidR="00E84E96" w:rsidRPr="0017304A" w:rsidRDefault="00E84E96" w:rsidP="0017304A">
      <w:pPr>
        <w:rPr>
          <w:rStyle w:val="Strong"/>
        </w:rPr>
      </w:pPr>
      <w:r w:rsidRPr="0017304A">
        <w:rPr>
          <w:rStyle w:val="Strong"/>
        </w:rPr>
        <w:t>Table 1. Baseline demographics and clinical characteristics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E84E96" w14:paraId="57A227CE" w14:textId="77777777" w:rsidTr="00E84E96">
        <w:tc>
          <w:tcPr>
            <w:tcW w:w="3005" w:type="dxa"/>
            <w:tcBorders>
              <w:top w:val="single" w:sz="4" w:space="0" w:color="auto"/>
              <w:bottom w:val="single" w:sz="4" w:space="0" w:color="auto"/>
            </w:tcBorders>
          </w:tcPr>
          <w:p w14:paraId="73AEF23E" w14:textId="437817CC" w:rsidR="00E84E96" w:rsidRPr="00E84E96" w:rsidRDefault="00E84E96" w:rsidP="00E84E96">
            <w:pPr>
              <w:spacing w:line="276" w:lineRule="auto"/>
              <w:rPr>
                <w:b/>
                <w:bCs/>
              </w:rPr>
            </w:pPr>
            <w:r w:rsidRPr="00E84E96">
              <w:rPr>
                <w:b/>
                <w:bCs/>
              </w:rPr>
              <w:t>Characteristic</w:t>
            </w:r>
          </w:p>
        </w:tc>
        <w:tc>
          <w:tcPr>
            <w:tcW w:w="3005" w:type="dxa"/>
            <w:tcBorders>
              <w:top w:val="single" w:sz="4" w:space="0" w:color="auto"/>
              <w:bottom w:val="single" w:sz="4" w:space="0" w:color="auto"/>
            </w:tcBorders>
          </w:tcPr>
          <w:p w14:paraId="19903999" w14:textId="7135C18D" w:rsidR="00E84E96" w:rsidRPr="00E84E96" w:rsidRDefault="00E84E96" w:rsidP="00E84E96">
            <w:pPr>
              <w:spacing w:line="276" w:lineRule="auto"/>
              <w:jc w:val="center"/>
              <w:rPr>
                <w:b/>
                <w:bCs/>
              </w:rPr>
            </w:pPr>
            <w:r w:rsidRPr="00E84E96">
              <w:rPr>
                <w:b/>
                <w:bCs/>
              </w:rPr>
              <w:t>Placebo (N=150)</w:t>
            </w:r>
          </w:p>
        </w:tc>
        <w:tc>
          <w:tcPr>
            <w:tcW w:w="3006" w:type="dxa"/>
            <w:tcBorders>
              <w:top w:val="single" w:sz="4" w:space="0" w:color="auto"/>
              <w:bottom w:val="single" w:sz="4" w:space="0" w:color="auto"/>
            </w:tcBorders>
          </w:tcPr>
          <w:p w14:paraId="4CFE6CD6" w14:textId="364F3343" w:rsidR="00E84E96" w:rsidRPr="00E84E96" w:rsidRDefault="00E84E96" w:rsidP="00E84E96">
            <w:pPr>
              <w:spacing w:line="276" w:lineRule="auto"/>
              <w:jc w:val="center"/>
              <w:rPr>
                <w:b/>
                <w:bCs/>
              </w:rPr>
            </w:pPr>
            <w:r w:rsidRPr="00E84E96">
              <w:rPr>
                <w:b/>
                <w:bCs/>
              </w:rPr>
              <w:t>Stetomab 10 mg (N=152)</w:t>
            </w:r>
          </w:p>
        </w:tc>
      </w:tr>
      <w:tr w:rsidR="00E84E96" w14:paraId="32A62F74" w14:textId="77777777" w:rsidTr="00E84E96">
        <w:tc>
          <w:tcPr>
            <w:tcW w:w="3005" w:type="dxa"/>
            <w:tcBorders>
              <w:top w:val="single" w:sz="4" w:space="0" w:color="auto"/>
            </w:tcBorders>
          </w:tcPr>
          <w:p w14:paraId="02DDF06B" w14:textId="176E608B" w:rsidR="00E84E96" w:rsidRDefault="00E84E96" w:rsidP="00E84E96">
            <w:pPr>
              <w:spacing w:line="276" w:lineRule="auto"/>
            </w:pPr>
            <w:r w:rsidRPr="00281DA2">
              <w:t>Age (years), mean (SD)</w:t>
            </w:r>
          </w:p>
        </w:tc>
        <w:tc>
          <w:tcPr>
            <w:tcW w:w="3005" w:type="dxa"/>
            <w:tcBorders>
              <w:top w:val="single" w:sz="4" w:space="0" w:color="auto"/>
            </w:tcBorders>
          </w:tcPr>
          <w:p w14:paraId="175CDF89" w14:textId="007A67C0" w:rsidR="00E84E96" w:rsidRDefault="00E84E96" w:rsidP="00E84E96">
            <w:pPr>
              <w:spacing w:line="276" w:lineRule="auto"/>
              <w:jc w:val="center"/>
            </w:pPr>
            <w:r w:rsidRPr="00281DA2">
              <w:t>58.2 (10.1)</w:t>
            </w:r>
          </w:p>
        </w:tc>
        <w:tc>
          <w:tcPr>
            <w:tcW w:w="3006" w:type="dxa"/>
            <w:tcBorders>
              <w:top w:val="single" w:sz="4" w:space="0" w:color="auto"/>
            </w:tcBorders>
          </w:tcPr>
          <w:p w14:paraId="60F85A1F" w14:textId="72EAED84" w:rsidR="00E84E96" w:rsidRDefault="00E84E96" w:rsidP="00E84E96">
            <w:pPr>
              <w:spacing w:line="276" w:lineRule="auto"/>
              <w:jc w:val="center"/>
            </w:pPr>
            <w:r w:rsidRPr="00281DA2">
              <w:t>59.1 (9.8)</w:t>
            </w:r>
          </w:p>
        </w:tc>
      </w:tr>
      <w:tr w:rsidR="00E84E96" w14:paraId="663158CE" w14:textId="77777777" w:rsidTr="00E84E96">
        <w:tc>
          <w:tcPr>
            <w:tcW w:w="3005" w:type="dxa"/>
          </w:tcPr>
          <w:p w14:paraId="2C7746F7" w14:textId="39A6C6B5" w:rsidR="00E84E96" w:rsidRDefault="00E84E96" w:rsidP="00E84E96">
            <w:pPr>
              <w:spacing w:line="276" w:lineRule="auto"/>
            </w:pPr>
            <w:r w:rsidRPr="00281DA2">
              <w:t>Female, n (%)</w:t>
            </w:r>
          </w:p>
        </w:tc>
        <w:tc>
          <w:tcPr>
            <w:tcW w:w="3005" w:type="dxa"/>
          </w:tcPr>
          <w:p w14:paraId="76EA32B1" w14:textId="4E21E665" w:rsidR="00E84E96" w:rsidRDefault="00E84E96" w:rsidP="00E84E96">
            <w:pPr>
              <w:spacing w:line="276" w:lineRule="auto"/>
              <w:jc w:val="center"/>
            </w:pPr>
            <w:r w:rsidRPr="00281DA2">
              <w:t>72 (48.0)</w:t>
            </w:r>
          </w:p>
        </w:tc>
        <w:tc>
          <w:tcPr>
            <w:tcW w:w="3006" w:type="dxa"/>
          </w:tcPr>
          <w:p w14:paraId="11A79CA6" w14:textId="71107F71" w:rsidR="00E84E96" w:rsidRDefault="00E84E96" w:rsidP="00E84E96">
            <w:pPr>
              <w:spacing w:line="276" w:lineRule="auto"/>
              <w:jc w:val="center"/>
            </w:pPr>
            <w:commentRangeStart w:id="6"/>
            <w:r w:rsidRPr="00281DA2">
              <w:t>75 (49.3)</w:t>
            </w:r>
            <w:commentRangeEnd w:id="6"/>
            <w:r w:rsidR="00AA26A4">
              <w:rPr>
                <w:rStyle w:val="CommentReference"/>
                <w:sz w:val="24"/>
                <w:szCs w:val="24"/>
              </w:rPr>
              <w:commentReference w:id="6"/>
            </w:r>
          </w:p>
        </w:tc>
      </w:tr>
      <w:tr w:rsidR="00E84E96" w14:paraId="220BD63A" w14:textId="77777777" w:rsidTr="00E84E96">
        <w:tc>
          <w:tcPr>
            <w:tcW w:w="3005" w:type="dxa"/>
          </w:tcPr>
          <w:p w14:paraId="0E28C223" w14:textId="146FFCF8" w:rsidR="00E84E96" w:rsidRDefault="00E84E96" w:rsidP="00E84E96">
            <w:pPr>
              <w:spacing w:line="276" w:lineRule="auto"/>
            </w:pPr>
            <w:r w:rsidRPr="00B466A7">
              <w:t>BMI</w:t>
            </w:r>
            <w:r w:rsidRPr="00B466A7">
              <w:rPr>
                <w:i/>
                <w:iCs/>
              </w:rPr>
              <w:t xml:space="preserve"> </w:t>
            </w:r>
            <w:r w:rsidRPr="00281DA2">
              <w:t>(kg/m²), mean (SD)</w:t>
            </w:r>
          </w:p>
        </w:tc>
        <w:tc>
          <w:tcPr>
            <w:tcW w:w="3005" w:type="dxa"/>
          </w:tcPr>
          <w:p w14:paraId="4CAC7063" w14:textId="27487E54" w:rsidR="00E84E96" w:rsidRDefault="00E84E96" w:rsidP="00E84E96">
            <w:pPr>
              <w:spacing w:line="276" w:lineRule="auto"/>
              <w:jc w:val="center"/>
            </w:pPr>
            <w:r w:rsidRPr="00281DA2">
              <w:t>31.4 (4.2)</w:t>
            </w:r>
          </w:p>
        </w:tc>
        <w:tc>
          <w:tcPr>
            <w:tcW w:w="3006" w:type="dxa"/>
          </w:tcPr>
          <w:p w14:paraId="0E605E3C" w14:textId="232313E4" w:rsidR="00E84E96" w:rsidRDefault="00E84E96" w:rsidP="00E84E96">
            <w:pPr>
              <w:spacing w:line="276" w:lineRule="auto"/>
              <w:jc w:val="center"/>
            </w:pPr>
            <w:r w:rsidRPr="00281DA2">
              <w:t>31.2 (4.5)</w:t>
            </w:r>
          </w:p>
        </w:tc>
      </w:tr>
      <w:tr w:rsidR="00E84E96" w14:paraId="6E9071AE" w14:textId="77777777" w:rsidTr="00E84E96">
        <w:tc>
          <w:tcPr>
            <w:tcW w:w="3005" w:type="dxa"/>
            <w:tcBorders>
              <w:bottom w:val="single" w:sz="4" w:space="0" w:color="auto"/>
            </w:tcBorders>
          </w:tcPr>
          <w:p w14:paraId="3B262BEA" w14:textId="13BECE39" w:rsidR="00E84E96" w:rsidRDefault="00E84E96" w:rsidP="00E84E96">
            <w:pPr>
              <w:spacing w:line="276" w:lineRule="auto"/>
            </w:pPr>
            <w:r w:rsidRPr="00B466A7">
              <w:lastRenderedPageBreak/>
              <w:t xml:space="preserve">SBP </w:t>
            </w:r>
            <w:r w:rsidRPr="00281DA2">
              <w:t>(mmHg), mean (SD)</w:t>
            </w:r>
          </w:p>
        </w:tc>
        <w:tc>
          <w:tcPr>
            <w:tcW w:w="3005" w:type="dxa"/>
            <w:tcBorders>
              <w:bottom w:val="single" w:sz="4" w:space="0" w:color="auto"/>
            </w:tcBorders>
          </w:tcPr>
          <w:p w14:paraId="426F765E" w14:textId="19FA239F" w:rsidR="00E84E96" w:rsidRDefault="00E84E96" w:rsidP="00E84E96">
            <w:pPr>
              <w:spacing w:line="276" w:lineRule="auto"/>
              <w:jc w:val="center"/>
            </w:pPr>
            <w:r w:rsidRPr="00281DA2">
              <w:t>155.4 (12.1)</w:t>
            </w:r>
          </w:p>
        </w:tc>
        <w:tc>
          <w:tcPr>
            <w:tcW w:w="3006" w:type="dxa"/>
            <w:tcBorders>
              <w:bottom w:val="single" w:sz="4" w:space="0" w:color="auto"/>
            </w:tcBorders>
          </w:tcPr>
          <w:p w14:paraId="491CBD21" w14:textId="2C35461B" w:rsidR="00E84E96" w:rsidRDefault="00E84E96" w:rsidP="00E84E96">
            <w:pPr>
              <w:spacing w:line="276" w:lineRule="auto"/>
              <w:jc w:val="center"/>
            </w:pPr>
            <w:r w:rsidRPr="00281DA2">
              <w:t>154.8 (11.9)</w:t>
            </w:r>
          </w:p>
        </w:tc>
      </w:tr>
    </w:tbl>
    <w:p w14:paraId="47BAD27B" w14:textId="3FB3429C" w:rsidR="002F0DD7" w:rsidRDefault="00E84E96" w:rsidP="00E84E96">
      <w:pPr>
        <w:spacing w:before="240" w:line="276" w:lineRule="auto"/>
      </w:pPr>
      <w:r w:rsidRPr="002D7891">
        <w:rPr>
          <w:b/>
          <w:bCs/>
        </w:rPr>
        <w:t>Discussion:</w:t>
      </w:r>
      <w:r w:rsidRPr="00E84E96">
        <w:t xml:space="preserve"> </w:t>
      </w:r>
      <w:commentRangeStart w:id="7"/>
      <w:r w:rsidRPr="00E84E96">
        <w:t xml:space="preserve">These findings support the hypothesis that aldosterone synthase inhibition </w:t>
      </w:r>
      <w:r w:rsidR="00CD24B2">
        <w:t xml:space="preserve">with </w:t>
      </w:r>
      <w:r w:rsidRPr="00E84E96">
        <w:t>can provide additional blood pressure lowering in patients uncontrolled on standard therapy. The safety profile was consistent with previous studies</w:t>
      </w:r>
      <w:r w:rsidR="002F0DD7">
        <w:t xml:space="preserve"> </w:t>
      </w:r>
      <w:r w:rsidR="002F0DD7">
        <w:fldChar w:fldCharType="begin"/>
      </w:r>
      <w:r w:rsidR="00130710">
        <w:instrText xml:space="preserve"> ADDIN EN.CITE &lt;EndNote&gt;&lt;Cite&gt;&lt;Author&gt;Freeman&lt;/Author&gt;&lt;Year&gt;2023&lt;/Year&gt;&lt;RecNum&gt;1&lt;/RecNum&gt;&lt;DisplayText&gt;[1]&lt;/DisplayText&gt;&lt;record&gt;&lt;rec-number&gt;1&lt;/rec-number&gt;&lt;foreign-keys&gt;&lt;key app="EN" db-id="tetrwsxxnvds5ae00x4v9xd0zeasaedpdddr" timestamp="1770682856"&gt;1&lt;/key&gt;&lt;/foreign-keys&gt;&lt;ref-type name="Journal Article"&gt;17&lt;/ref-type&gt;&lt;contributors&gt;&lt;authors&gt;&lt;author&gt;Freeman, M. W.&lt;/author&gt;&lt;author&gt;Halvorsen, Y. D.&lt;/author&gt;&lt;author&gt;Marshall, W.&lt;/author&gt;&lt;author&gt;Pater, M.&lt;/author&gt;&lt;author&gt;Isaacsohn, J.&lt;/author&gt;&lt;author&gt;Pearce, C.&lt;/author&gt;&lt;author&gt;Murphy, B.&lt;/author&gt;&lt;author&gt;Alp, N.&lt;/author&gt;&lt;author&gt;Srivastava, A.&lt;/author&gt;&lt;author&gt;Bhatt, D. L.&lt;/author&gt;&lt;author&gt;Brown, M. J.&lt;/author&gt;&lt;/authors&gt;&lt;/contributors&gt;&lt;auth-address&gt;From CinCor Pharma (M.W.F., Y.-D.H., W.M., C.P.) and Brigham and Women&amp;apos;s Hospital, Harvard Medical School (D.L.B.) - both in Boston; CinRx Pharma (M.P., J.I., B.M.) and Medpace (N.A., A.S.) - both in Cincinnati; and the Department of Clinical Pharmacology, William Harvey Research Institute, Queen Mary University of London, London (M.J.B.).&lt;/auth-address&gt;&lt;titles&gt;&lt;title&gt;Phase 2 Trial of Baxdrostat for Treatment-Resistant Hypertension&lt;/title&gt;&lt;secondary-title&gt;N Engl J Med&lt;/secondary-title&gt;&lt;/titles&gt;&lt;periodical&gt;&lt;full-title&gt;N Engl J Med&lt;/full-title&gt;&lt;/periodical&gt;&lt;pages&gt;395-405&lt;/pages&gt;&lt;volume&gt;388&lt;/volume&gt;&lt;number&gt;5&lt;/number&gt;&lt;edition&gt;20221107&lt;/edition&gt;&lt;keywords&gt;&lt;keyword&gt;Humans&lt;/keyword&gt;&lt;keyword&gt;Aldosterone/blood/metabolism&lt;/keyword&gt;&lt;keyword&gt;*Antihypertensive Agents/adverse effects/therapeutic use&lt;/keyword&gt;&lt;keyword&gt;Blood Pressure/drug effects&lt;/keyword&gt;&lt;keyword&gt;*Cytochrome P-450 CYP11B2/antagonists &amp;amp; inhibitors&lt;/keyword&gt;&lt;keyword&gt;Double-Blind Method&lt;/keyword&gt;&lt;keyword&gt;*Hypertension/drug therapy/etiology&lt;/keyword&gt;&lt;/keywords&gt;&lt;dates&gt;&lt;year&gt;2023&lt;/year&gt;&lt;pub-dates&gt;&lt;date&gt;Feb 2&lt;/date&gt;&lt;/pub-dates&gt;&lt;/dates&gt;&lt;isbn&gt;0028-4793&lt;/isbn&gt;&lt;accession-num&gt;36342143&lt;/accession-num&gt;&lt;urls&gt;&lt;/urls&gt;&lt;electronic-resource-num&gt;10.1056/NEJMoa2213169&lt;/electronic-resource-num&gt;&lt;remote-database-provider&gt;NLM&lt;/remote-database-provider&gt;&lt;language&gt;eng&lt;/language&gt;&lt;/record&gt;&lt;/Cite&gt;&lt;/EndNote&gt;</w:instrText>
      </w:r>
      <w:r w:rsidR="002F0DD7">
        <w:fldChar w:fldCharType="separate"/>
      </w:r>
      <w:r w:rsidR="00130710">
        <w:rPr>
          <w:noProof/>
        </w:rPr>
        <w:t>[1]</w:t>
      </w:r>
      <w:r w:rsidR="002F0DD7">
        <w:fldChar w:fldCharType="end"/>
      </w:r>
      <w:r w:rsidRPr="00E84E96">
        <w:t>,</w:t>
      </w:r>
      <w:commentRangeEnd w:id="7"/>
      <w:r w:rsidR="00FB4453" w:rsidRPr="00E84E96">
        <w:rPr>
          <w:rStyle w:val="CommentReference"/>
          <w:sz w:val="24"/>
          <w:szCs w:val="24"/>
        </w:rPr>
        <w:commentReference w:id="7"/>
      </w:r>
      <w:r w:rsidRPr="00E84E96">
        <w:t xml:space="preserve"> with no unexpected adverse events reported.</w:t>
      </w:r>
    </w:p>
    <w:p w14:paraId="00778060" w14:textId="77777777" w:rsidR="002F0DD7" w:rsidRDefault="002F0DD7" w:rsidP="00E84E96">
      <w:pPr>
        <w:spacing w:before="240" w:line="276" w:lineRule="auto"/>
      </w:pPr>
    </w:p>
    <w:p w14:paraId="092E8191" w14:textId="75C73779" w:rsidR="002F0DD7" w:rsidRPr="002F0DD7" w:rsidRDefault="002F0DD7" w:rsidP="002F0DD7">
      <w:pPr>
        <w:pStyle w:val="Heading1"/>
        <w:rPr>
          <w:color w:val="000000" w:themeColor="text1"/>
        </w:rPr>
      </w:pPr>
      <w:r w:rsidRPr="002F0DD7">
        <w:rPr>
          <w:color w:val="000000" w:themeColor="text1"/>
        </w:rPr>
        <w:t>References</w:t>
      </w:r>
    </w:p>
    <w:p w14:paraId="60AEBFDC" w14:textId="77777777" w:rsidR="00130710" w:rsidRPr="00130710" w:rsidRDefault="002F0DD7" w:rsidP="00130710">
      <w:pPr>
        <w:pStyle w:val="EndNoteBibliography"/>
        <w:ind w:left="720" w:hanging="720"/>
        <w:rPr>
          <w:noProof/>
        </w:rPr>
      </w:pPr>
      <w:r>
        <w:fldChar w:fldCharType="begin"/>
      </w:r>
      <w:r>
        <w:instrText xml:space="preserve"> ADDIN EN.REFLIST </w:instrText>
      </w:r>
      <w:r>
        <w:fldChar w:fldCharType="separate"/>
      </w:r>
      <w:r w:rsidR="00130710" w:rsidRPr="00130710">
        <w:rPr>
          <w:noProof/>
        </w:rPr>
        <w:t>1.</w:t>
      </w:r>
      <w:r w:rsidR="00130710" w:rsidRPr="00130710">
        <w:rPr>
          <w:noProof/>
        </w:rPr>
        <w:tab/>
        <w:t xml:space="preserve">Freeman, M.W., et al., </w:t>
      </w:r>
      <w:r w:rsidR="00130710" w:rsidRPr="00130710">
        <w:rPr>
          <w:i/>
          <w:noProof/>
        </w:rPr>
        <w:t>Phase 2 Trial of Baxdrostat for Treatment-Resistant Hypertension.</w:t>
      </w:r>
      <w:r w:rsidR="00130710" w:rsidRPr="00130710">
        <w:rPr>
          <w:noProof/>
        </w:rPr>
        <w:t xml:space="preserve"> N Engl J Med, 2023. </w:t>
      </w:r>
      <w:r w:rsidR="00130710" w:rsidRPr="00130710">
        <w:rPr>
          <w:b/>
          <w:noProof/>
        </w:rPr>
        <w:t>388</w:t>
      </w:r>
      <w:r w:rsidR="00130710" w:rsidRPr="00130710">
        <w:rPr>
          <w:noProof/>
        </w:rPr>
        <w:t>(5): p. 395-405.</w:t>
      </w:r>
    </w:p>
    <w:p w14:paraId="0799970B" w14:textId="72E545AC" w:rsidR="00E84E96" w:rsidRDefault="002F0DD7" w:rsidP="00E84E96">
      <w:pPr>
        <w:spacing w:before="240" w:line="276" w:lineRule="auto"/>
      </w:pPr>
      <w:r>
        <w:fldChar w:fldCharType="end"/>
      </w:r>
    </w:p>
    <w:sectPr w:rsidR="00E84E9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r. Reviewer" w:date="2026-02-10T13:30:00Z" w:initials="R">
    <w:p w14:paraId="01482C4A" w14:textId="31266CA3" w:rsidR="00130710" w:rsidRDefault="00130710">
      <w:pPr>
        <w:pStyle w:val="CommentText"/>
      </w:pPr>
      <w:r>
        <w:rPr>
          <w:rStyle w:val="CommentReference"/>
        </w:rPr>
        <w:annotationRef/>
      </w:r>
      <w:r w:rsidRPr="00130710">
        <w:t>This sounds too marketing-heavy. Please tone it down and focus on the mechanism of action.</w:t>
      </w:r>
    </w:p>
  </w:comment>
  <w:comment w:id="5" w:author="Dr. Reviewer" w:date="2026-01-24T13:29:00Z" w:initials="R">
    <w:p w14:paraId="11271FF5" w14:textId="1A3B85A9" w:rsidR="00AA26A4" w:rsidRDefault="00AA26A4">
      <w:pPr>
        <w:pStyle w:val="CommentText"/>
      </w:pPr>
      <w:r>
        <w:rPr>
          <w:rStyle w:val="CommentReference"/>
        </w:rPr>
        <w:annotationRef/>
      </w:r>
      <w:r w:rsidRPr="00AA26A4">
        <w:t>Please update this sentence to be more specific. Mention the least squares mean difference was -11.2 mmHg and include the p-value (p&lt;0.001).</w:t>
      </w:r>
    </w:p>
  </w:comment>
  <w:comment w:id="6" w:author="Dr. Reviewer" w:date="2026-01-24T13:30:00Z" w:initials="R">
    <w:p w14:paraId="78836222" w14:textId="74171AD7" w:rsidR="00AA26A4" w:rsidRDefault="00AA26A4">
      <w:pPr>
        <w:pStyle w:val="CommentText"/>
      </w:pPr>
      <w:r>
        <w:rPr>
          <w:rStyle w:val="CommentReference"/>
        </w:rPr>
        <w:annotationRef/>
      </w:r>
      <w:r w:rsidRPr="00AA26A4">
        <w:t xml:space="preserve">Data query: </w:t>
      </w:r>
      <w:r w:rsidR="00554BC9">
        <w:t xml:space="preserve">We have updated </w:t>
      </w:r>
      <w:r w:rsidR="0072608F" w:rsidRPr="0072608F">
        <w:t>ADSL dataset</w:t>
      </w:r>
      <w:r w:rsidR="00554BC9">
        <w:t xml:space="preserve"> – please </w:t>
      </w:r>
      <w:r w:rsidR="00497208">
        <w:t xml:space="preserve">check the data in this table and, if necessary, </w:t>
      </w:r>
      <w:r w:rsidR="00554BC9">
        <w:t>revise based on the final values.</w:t>
      </w:r>
    </w:p>
  </w:comment>
  <w:comment w:id="7" w:author="Dr. Reviewer" w:date="2026-02-10T13:25:00Z" w:initials="R">
    <w:p w14:paraId="792055EC" w14:textId="30226677" w:rsidR="00FB4453" w:rsidRDefault="00FB4453">
      <w:pPr>
        <w:pStyle w:val="CommentText"/>
      </w:pPr>
      <w:r>
        <w:rPr>
          <w:rStyle w:val="CommentReference"/>
        </w:rPr>
        <w:annotationRef/>
      </w:r>
      <w:r w:rsidRPr="00FB4453">
        <w:t xml:space="preserve">Please expand this section </w:t>
      </w:r>
      <w:r>
        <w:t xml:space="preserve">by placing it in the context of the findings reported in </w:t>
      </w:r>
      <w:r w:rsidRPr="00FB4453">
        <w:t>the 2023 paper by Freeman et 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482C4A" w15:done="0"/>
  <w15:commentEx w15:paraId="11271FF5" w15:done="0"/>
  <w15:commentEx w15:paraId="78836222" w15:done="0"/>
  <w15:commentEx w15:paraId="792055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6DD635" w16cex:dateUtc="2026-02-10T00:30:00Z"/>
  <w16cex:commentExtensible w16cex:durableId="6E0B8805" w16cex:dateUtc="2026-01-24T00:29:00Z"/>
  <w16cex:commentExtensible w16cex:durableId="07C50D5D" w16cex:dateUtc="2026-01-24T00:30:00Z"/>
  <w16cex:commentExtensible w16cex:durableId="55A95290" w16cex:dateUtc="2026-02-10T0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482C4A" w16cid:durableId="6B6DD635"/>
  <w16cid:commentId w16cid:paraId="11271FF5" w16cid:durableId="6E0B8805"/>
  <w16cid:commentId w16cid:paraId="78836222" w16cid:durableId="07C50D5D"/>
  <w16cid:commentId w16cid:paraId="792055EC" w16cid:durableId="55A952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orgii Filatov">
    <w15:presenceInfo w15:providerId="None" w15:userId="Georgii Filatov"/>
  </w15:person>
  <w15:person w15:author="Dr. Reviewer">
    <w15:presenceInfo w15:providerId="None" w15:userId="Dr. 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etrwsxxnvds5ae00x4v9xd0zeasaedpdddr&quot;&gt;test&lt;record-ids&gt;&lt;item&gt;1&lt;/item&gt;&lt;/record-ids&gt;&lt;/item&gt;&lt;/Libraries&gt;"/>
  </w:docVars>
  <w:rsids>
    <w:rsidRoot w:val="00E84E96"/>
    <w:rsid w:val="00020617"/>
    <w:rsid w:val="000341FC"/>
    <w:rsid w:val="00052134"/>
    <w:rsid w:val="00087250"/>
    <w:rsid w:val="000A63F5"/>
    <w:rsid w:val="000C2037"/>
    <w:rsid w:val="00125FFD"/>
    <w:rsid w:val="00130710"/>
    <w:rsid w:val="0013717E"/>
    <w:rsid w:val="0016682B"/>
    <w:rsid w:val="00170731"/>
    <w:rsid w:val="0017304A"/>
    <w:rsid w:val="00175554"/>
    <w:rsid w:val="00190BAD"/>
    <w:rsid w:val="0019400A"/>
    <w:rsid w:val="001B0DC5"/>
    <w:rsid w:val="001B738E"/>
    <w:rsid w:val="001D4F88"/>
    <w:rsid w:val="00202B51"/>
    <w:rsid w:val="002263A0"/>
    <w:rsid w:val="00233B7F"/>
    <w:rsid w:val="002704ED"/>
    <w:rsid w:val="00284B7F"/>
    <w:rsid w:val="002A6463"/>
    <w:rsid w:val="002D7891"/>
    <w:rsid w:val="002F0DD7"/>
    <w:rsid w:val="00305BFC"/>
    <w:rsid w:val="00370923"/>
    <w:rsid w:val="003724CD"/>
    <w:rsid w:val="003736E9"/>
    <w:rsid w:val="00377814"/>
    <w:rsid w:val="003A6AF7"/>
    <w:rsid w:val="003B293F"/>
    <w:rsid w:val="003B6EAF"/>
    <w:rsid w:val="003E3250"/>
    <w:rsid w:val="004112E9"/>
    <w:rsid w:val="004233CF"/>
    <w:rsid w:val="00424DB6"/>
    <w:rsid w:val="00431ACB"/>
    <w:rsid w:val="00436F5E"/>
    <w:rsid w:val="00443E65"/>
    <w:rsid w:val="00447DDB"/>
    <w:rsid w:val="00451880"/>
    <w:rsid w:val="00457347"/>
    <w:rsid w:val="00474248"/>
    <w:rsid w:val="00486FE2"/>
    <w:rsid w:val="00495707"/>
    <w:rsid w:val="00497208"/>
    <w:rsid w:val="004B0BF9"/>
    <w:rsid w:val="004B392F"/>
    <w:rsid w:val="0050262F"/>
    <w:rsid w:val="005329BB"/>
    <w:rsid w:val="00554BC9"/>
    <w:rsid w:val="00560162"/>
    <w:rsid w:val="0057694C"/>
    <w:rsid w:val="00583C1F"/>
    <w:rsid w:val="005856FD"/>
    <w:rsid w:val="0059125A"/>
    <w:rsid w:val="005957F1"/>
    <w:rsid w:val="005A2F42"/>
    <w:rsid w:val="005C4090"/>
    <w:rsid w:val="0063468C"/>
    <w:rsid w:val="00655B63"/>
    <w:rsid w:val="00667CBE"/>
    <w:rsid w:val="00672FD4"/>
    <w:rsid w:val="00680C04"/>
    <w:rsid w:val="0068410E"/>
    <w:rsid w:val="006A1192"/>
    <w:rsid w:val="0070512F"/>
    <w:rsid w:val="00710CA8"/>
    <w:rsid w:val="007202DC"/>
    <w:rsid w:val="0072608F"/>
    <w:rsid w:val="00731E6E"/>
    <w:rsid w:val="007711F5"/>
    <w:rsid w:val="0077131E"/>
    <w:rsid w:val="007A0358"/>
    <w:rsid w:val="007E225A"/>
    <w:rsid w:val="007E7774"/>
    <w:rsid w:val="0082463C"/>
    <w:rsid w:val="00841144"/>
    <w:rsid w:val="00851E0A"/>
    <w:rsid w:val="00875584"/>
    <w:rsid w:val="00876258"/>
    <w:rsid w:val="00882627"/>
    <w:rsid w:val="008A68E6"/>
    <w:rsid w:val="008C1529"/>
    <w:rsid w:val="008C2DDC"/>
    <w:rsid w:val="008F3FFD"/>
    <w:rsid w:val="009024B7"/>
    <w:rsid w:val="00925A01"/>
    <w:rsid w:val="0094103A"/>
    <w:rsid w:val="009666F3"/>
    <w:rsid w:val="00980BAA"/>
    <w:rsid w:val="009A5E7F"/>
    <w:rsid w:val="00A52871"/>
    <w:rsid w:val="00AA26A4"/>
    <w:rsid w:val="00AA610B"/>
    <w:rsid w:val="00AB0B97"/>
    <w:rsid w:val="00B466A7"/>
    <w:rsid w:val="00B52C08"/>
    <w:rsid w:val="00B53A8A"/>
    <w:rsid w:val="00B80965"/>
    <w:rsid w:val="00BA0437"/>
    <w:rsid w:val="00BF5CFA"/>
    <w:rsid w:val="00C01A77"/>
    <w:rsid w:val="00C20C8A"/>
    <w:rsid w:val="00C241F7"/>
    <w:rsid w:val="00C31D28"/>
    <w:rsid w:val="00C76416"/>
    <w:rsid w:val="00C777C8"/>
    <w:rsid w:val="00C83FF1"/>
    <w:rsid w:val="00CB55B8"/>
    <w:rsid w:val="00CD0288"/>
    <w:rsid w:val="00CD24B2"/>
    <w:rsid w:val="00CD7376"/>
    <w:rsid w:val="00CE3417"/>
    <w:rsid w:val="00D27D54"/>
    <w:rsid w:val="00D55A57"/>
    <w:rsid w:val="00D8305C"/>
    <w:rsid w:val="00D97F16"/>
    <w:rsid w:val="00DB6D35"/>
    <w:rsid w:val="00DC1A9E"/>
    <w:rsid w:val="00DD1810"/>
    <w:rsid w:val="00E01E98"/>
    <w:rsid w:val="00E40ADA"/>
    <w:rsid w:val="00E72B65"/>
    <w:rsid w:val="00E84E96"/>
    <w:rsid w:val="00E93F74"/>
    <w:rsid w:val="00E94E71"/>
    <w:rsid w:val="00EB326B"/>
    <w:rsid w:val="00ED5570"/>
    <w:rsid w:val="00EF1C1D"/>
    <w:rsid w:val="00F31367"/>
    <w:rsid w:val="00F95014"/>
    <w:rsid w:val="00FB4453"/>
    <w:rsid w:val="00FD0D36"/>
    <w:rsid w:val="00FF43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7A519"/>
  <w15:chartTrackingRefBased/>
  <w15:docId w15:val="{75F659E8-2CC1-994C-BF44-E103BF161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E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E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E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E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E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E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E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E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E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E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E96"/>
    <w:rPr>
      <w:rFonts w:eastAsiaTheme="majorEastAsia" w:cstheme="majorBidi"/>
      <w:color w:val="272727" w:themeColor="text1" w:themeTint="D8"/>
    </w:rPr>
  </w:style>
  <w:style w:type="paragraph" w:styleId="Title">
    <w:name w:val="Title"/>
    <w:basedOn w:val="Normal"/>
    <w:next w:val="Normal"/>
    <w:link w:val="TitleChar"/>
    <w:uiPriority w:val="10"/>
    <w:qFormat/>
    <w:rsid w:val="00E84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E96"/>
    <w:pPr>
      <w:spacing w:before="160"/>
      <w:jc w:val="center"/>
    </w:pPr>
    <w:rPr>
      <w:i/>
      <w:iCs/>
      <w:color w:val="404040" w:themeColor="text1" w:themeTint="BF"/>
    </w:rPr>
  </w:style>
  <w:style w:type="character" w:customStyle="1" w:styleId="QuoteChar">
    <w:name w:val="Quote Char"/>
    <w:basedOn w:val="DefaultParagraphFont"/>
    <w:link w:val="Quote"/>
    <w:uiPriority w:val="29"/>
    <w:rsid w:val="00E84E96"/>
    <w:rPr>
      <w:i/>
      <w:iCs/>
      <w:color w:val="404040" w:themeColor="text1" w:themeTint="BF"/>
    </w:rPr>
  </w:style>
  <w:style w:type="paragraph" w:styleId="ListParagraph">
    <w:name w:val="List Paragraph"/>
    <w:basedOn w:val="Normal"/>
    <w:uiPriority w:val="34"/>
    <w:qFormat/>
    <w:rsid w:val="00E84E96"/>
    <w:pPr>
      <w:ind w:left="720"/>
      <w:contextualSpacing/>
    </w:pPr>
  </w:style>
  <w:style w:type="character" w:styleId="IntenseEmphasis">
    <w:name w:val="Intense Emphasis"/>
    <w:basedOn w:val="DefaultParagraphFont"/>
    <w:uiPriority w:val="21"/>
    <w:qFormat/>
    <w:rsid w:val="00E84E96"/>
    <w:rPr>
      <w:i/>
      <w:iCs/>
      <w:color w:val="0F4761" w:themeColor="accent1" w:themeShade="BF"/>
    </w:rPr>
  </w:style>
  <w:style w:type="paragraph" w:styleId="IntenseQuote">
    <w:name w:val="Intense Quote"/>
    <w:basedOn w:val="Normal"/>
    <w:next w:val="Normal"/>
    <w:link w:val="IntenseQuoteChar"/>
    <w:uiPriority w:val="30"/>
    <w:qFormat/>
    <w:rsid w:val="00E84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E96"/>
    <w:rPr>
      <w:i/>
      <w:iCs/>
      <w:color w:val="0F4761" w:themeColor="accent1" w:themeShade="BF"/>
    </w:rPr>
  </w:style>
  <w:style w:type="character" w:styleId="IntenseReference">
    <w:name w:val="Intense Reference"/>
    <w:basedOn w:val="DefaultParagraphFont"/>
    <w:uiPriority w:val="32"/>
    <w:qFormat/>
    <w:rsid w:val="00E84E96"/>
    <w:rPr>
      <w:b/>
      <w:bCs/>
      <w:smallCaps/>
      <w:color w:val="0F4761" w:themeColor="accent1" w:themeShade="BF"/>
      <w:spacing w:val="5"/>
    </w:rPr>
  </w:style>
  <w:style w:type="table" w:styleId="TableGrid">
    <w:name w:val="Table Grid"/>
    <w:basedOn w:val="TableNormal"/>
    <w:uiPriority w:val="39"/>
    <w:rsid w:val="00E84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84E96"/>
    <w:rPr>
      <w:i/>
      <w:iCs/>
    </w:rPr>
  </w:style>
  <w:style w:type="character" w:styleId="Strong">
    <w:name w:val="Strong"/>
    <w:basedOn w:val="DefaultParagraphFont"/>
    <w:uiPriority w:val="22"/>
    <w:qFormat/>
    <w:rsid w:val="00E84E96"/>
    <w:rPr>
      <w:b/>
      <w:bCs/>
    </w:rPr>
  </w:style>
  <w:style w:type="character" w:styleId="CommentReference">
    <w:name w:val="annotation reference"/>
    <w:basedOn w:val="DefaultParagraphFont"/>
    <w:uiPriority w:val="99"/>
    <w:semiHidden/>
    <w:unhideWhenUsed/>
    <w:rsid w:val="00E72B65"/>
    <w:rPr>
      <w:sz w:val="16"/>
      <w:szCs w:val="16"/>
    </w:rPr>
  </w:style>
  <w:style w:type="paragraph" w:styleId="CommentText">
    <w:name w:val="annotation text"/>
    <w:basedOn w:val="Normal"/>
    <w:link w:val="CommentTextChar"/>
    <w:uiPriority w:val="99"/>
    <w:semiHidden/>
    <w:unhideWhenUsed/>
    <w:rsid w:val="00E72B65"/>
    <w:pPr>
      <w:spacing w:line="240" w:lineRule="auto"/>
    </w:pPr>
    <w:rPr>
      <w:sz w:val="20"/>
      <w:szCs w:val="20"/>
    </w:rPr>
  </w:style>
  <w:style w:type="character" w:customStyle="1" w:styleId="CommentTextChar">
    <w:name w:val="Comment Text Char"/>
    <w:basedOn w:val="DefaultParagraphFont"/>
    <w:link w:val="CommentText"/>
    <w:uiPriority w:val="99"/>
    <w:semiHidden/>
    <w:rsid w:val="00E72B65"/>
    <w:rPr>
      <w:sz w:val="20"/>
      <w:szCs w:val="20"/>
    </w:rPr>
  </w:style>
  <w:style w:type="paragraph" w:styleId="CommentSubject">
    <w:name w:val="annotation subject"/>
    <w:basedOn w:val="CommentText"/>
    <w:next w:val="CommentText"/>
    <w:link w:val="CommentSubjectChar"/>
    <w:uiPriority w:val="99"/>
    <w:semiHidden/>
    <w:unhideWhenUsed/>
    <w:rsid w:val="00E72B65"/>
    <w:rPr>
      <w:b/>
      <w:bCs/>
    </w:rPr>
  </w:style>
  <w:style w:type="character" w:customStyle="1" w:styleId="CommentSubjectChar">
    <w:name w:val="Comment Subject Char"/>
    <w:basedOn w:val="CommentTextChar"/>
    <w:link w:val="CommentSubject"/>
    <w:uiPriority w:val="99"/>
    <w:semiHidden/>
    <w:rsid w:val="00E72B65"/>
    <w:rPr>
      <w:b/>
      <w:bCs/>
      <w:sz w:val="20"/>
      <w:szCs w:val="20"/>
    </w:rPr>
  </w:style>
  <w:style w:type="paragraph" w:styleId="Revision">
    <w:name w:val="Revision"/>
    <w:hidden/>
    <w:uiPriority w:val="99"/>
    <w:semiHidden/>
    <w:rsid w:val="00B80965"/>
    <w:pPr>
      <w:spacing w:after="0" w:line="240" w:lineRule="auto"/>
    </w:pPr>
  </w:style>
  <w:style w:type="paragraph" w:customStyle="1" w:styleId="EndNoteBibliographyTitle">
    <w:name w:val="EndNote Bibliography Title"/>
    <w:basedOn w:val="Normal"/>
    <w:link w:val="EndNoteBibliographyTitleChar"/>
    <w:rsid w:val="002F0DD7"/>
    <w:pPr>
      <w:spacing w:after="0"/>
      <w:jc w:val="center"/>
    </w:pPr>
    <w:rPr>
      <w:rFonts w:ascii="Aptos" w:hAnsi="Aptos"/>
      <w:lang w:val="en-US"/>
    </w:rPr>
  </w:style>
  <w:style w:type="character" w:customStyle="1" w:styleId="EndNoteBibliographyTitleChar">
    <w:name w:val="EndNote Bibliography Title Char"/>
    <w:basedOn w:val="DefaultParagraphFont"/>
    <w:link w:val="EndNoteBibliographyTitle"/>
    <w:rsid w:val="002F0DD7"/>
    <w:rPr>
      <w:rFonts w:ascii="Aptos" w:hAnsi="Aptos"/>
      <w:lang w:val="en-US"/>
    </w:rPr>
  </w:style>
  <w:style w:type="paragraph" w:customStyle="1" w:styleId="EndNoteBibliography">
    <w:name w:val="EndNote Bibliography"/>
    <w:basedOn w:val="Normal"/>
    <w:link w:val="EndNoteBibliographyChar"/>
    <w:rsid w:val="002F0DD7"/>
    <w:pPr>
      <w:spacing w:line="240" w:lineRule="auto"/>
    </w:pPr>
    <w:rPr>
      <w:rFonts w:ascii="Aptos" w:hAnsi="Aptos"/>
      <w:lang w:val="en-US"/>
    </w:rPr>
  </w:style>
  <w:style w:type="character" w:customStyle="1" w:styleId="EndNoteBibliographyChar">
    <w:name w:val="EndNote Bibliography Char"/>
    <w:basedOn w:val="DefaultParagraphFont"/>
    <w:link w:val="EndNoteBibliography"/>
    <w:rsid w:val="002F0DD7"/>
    <w:rPr>
      <w:rFonts w:ascii="Aptos" w:hAnsi="Aptos"/>
      <w:lang w:val="en-US"/>
    </w:rPr>
  </w:style>
  <w:style w:type="character" w:styleId="Hyperlink">
    <w:name w:val="Hyperlink"/>
    <w:basedOn w:val="DefaultParagraphFont"/>
    <w:uiPriority w:val="99"/>
    <w:unhideWhenUsed/>
    <w:rsid w:val="002F0DD7"/>
    <w:rPr>
      <w:color w:val="467886" w:themeColor="hyperlink"/>
      <w:u w:val="single"/>
    </w:rPr>
  </w:style>
  <w:style w:type="character" w:styleId="UnresolvedMention">
    <w:name w:val="Unresolved Mention"/>
    <w:basedOn w:val="DefaultParagraphFont"/>
    <w:uiPriority w:val="99"/>
    <w:semiHidden/>
    <w:unhideWhenUsed/>
    <w:rsid w:val="002F0D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707</Words>
  <Characters>4031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Georgii Filatov</dc:creator>
  <cp:keywords/>
  <dc:description/>
  <cp:lastModifiedBy>Georgii Filatov</cp:lastModifiedBy>
  <cp:revision>35</cp:revision>
  <dcterms:created xsi:type="dcterms:W3CDTF">2026-01-24T00:22:00Z</dcterms:created>
  <dcterms:modified xsi:type="dcterms:W3CDTF">2026-02-15T21:55:00Z</dcterms:modified>
</cp:coreProperties>
</file>